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F5230" w14:textId="77777777" w:rsidR="00AE60C3" w:rsidRDefault="0062312C">
      <w:r>
        <w:t>First paragraph</w:t>
      </w:r>
    </w:p>
    <w:p w14:paraId="6810EFE0" w14:textId="77777777" w:rsidR="00AE60C3" w:rsidRDefault="0062312C">
      <w:r>
        <w:t>Second paragraph</w:t>
      </w:r>
      <w:ins w:id="0" w:author="Change Tracker" w:date="2026-02-08T11:48:00Z" w16du:dateUtc="2026-02-08T08:48:00Z">
        <w:r>
          <w:t xml:space="preserve"> changed</w:t>
        </w:r>
      </w:ins>
    </w:p>
    <w:p w14:paraId="6CCF48B4" w14:textId="77777777" w:rsidR="00AE60C3" w:rsidRDefault="0062312C">
      <w:r>
        <w:t>Third paragraph</w:t>
      </w:r>
    </w:p>
    <w:sectPr w:rsidR="00AE60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8553713">
    <w:abstractNumId w:val="8"/>
  </w:num>
  <w:num w:numId="2" w16cid:durableId="224030197">
    <w:abstractNumId w:val="6"/>
  </w:num>
  <w:num w:numId="3" w16cid:durableId="677191613">
    <w:abstractNumId w:val="5"/>
  </w:num>
  <w:num w:numId="4" w16cid:durableId="1336034860">
    <w:abstractNumId w:val="4"/>
  </w:num>
  <w:num w:numId="5" w16cid:durableId="358287437">
    <w:abstractNumId w:val="7"/>
  </w:num>
  <w:num w:numId="6" w16cid:durableId="1426030248">
    <w:abstractNumId w:val="3"/>
  </w:num>
  <w:num w:numId="7" w16cid:durableId="1974945927">
    <w:abstractNumId w:val="2"/>
  </w:num>
  <w:num w:numId="8" w16cid:durableId="1541279523">
    <w:abstractNumId w:val="1"/>
  </w:num>
  <w:num w:numId="9" w16cid:durableId="1990476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4E4"/>
    <w:rsid w:val="0029639D"/>
    <w:rsid w:val="00326F90"/>
    <w:rsid w:val="005F41BF"/>
    <w:rsid w:val="0062312C"/>
    <w:rsid w:val="00690A3B"/>
    <w:rsid w:val="006E3F74"/>
    <w:rsid w:val="00AA1D8D"/>
    <w:rsid w:val="00AE60C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70D60A"/>
  <w14:defaultImageDpi w14:val="300"/>
  <w15:docId w15:val="{D5B14857-D3AF-45B2-B840-290C2F5E8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Yanis Mikutsky</cp:lastModifiedBy>
  <cp:revision>1</cp:revision>
  <dcterms:created xsi:type="dcterms:W3CDTF">2013-12-23T23:15:00Z</dcterms:created>
  <dcterms:modified xsi:type="dcterms:W3CDTF">2026-02-08T08:48:00Z</dcterms:modified>
  <cp:category/>
</cp:coreProperties>
</file>